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2630B" w14:textId="7A84D1AA" w:rsidR="00F63C2B" w:rsidRDefault="6FE3F318" w:rsidP="6FE3F318">
      <w:pPr>
        <w:spacing w:line="276" w:lineRule="auto"/>
        <w:jc w:val="center"/>
      </w:pPr>
      <w:r w:rsidRPr="6FE3F318">
        <w:rPr>
          <w:rFonts w:ascii="Calibri" w:eastAsia="Calibri" w:hAnsi="Calibri" w:cs="Calibri"/>
          <w:b/>
          <w:bCs/>
          <w:sz w:val="56"/>
          <w:szCs w:val="56"/>
        </w:rPr>
        <w:t>University of Pennsylvania</w:t>
      </w:r>
    </w:p>
    <w:p w14:paraId="32801E29" w14:textId="5719CC15" w:rsidR="00F63C2B" w:rsidRDefault="6FE3F318" w:rsidP="6FE3F318">
      <w:pPr>
        <w:spacing w:line="276" w:lineRule="auto"/>
        <w:jc w:val="center"/>
      </w:pPr>
      <w:r w:rsidRPr="6FE3F318">
        <w:rPr>
          <w:rFonts w:ascii="Calibri" w:eastAsia="Calibri" w:hAnsi="Calibri" w:cs="Calibri"/>
          <w:b/>
          <w:bCs/>
          <w:sz w:val="44"/>
          <w:szCs w:val="44"/>
        </w:rPr>
        <w:t>MPHY – Coding Bootcamp</w:t>
      </w:r>
    </w:p>
    <w:p w14:paraId="64868FF7" w14:textId="589C89DF" w:rsidR="00F63C2B" w:rsidRDefault="6FE3F318" w:rsidP="6FE3F318">
      <w:pPr>
        <w:spacing w:line="276" w:lineRule="auto"/>
      </w:pPr>
      <w:r w:rsidRPr="6FE3F318">
        <w:rPr>
          <w:rFonts w:ascii="Calibri" w:eastAsia="Calibri" w:hAnsi="Calibri" w:cs="Calibri"/>
          <w:b/>
          <w:bCs/>
          <w:sz w:val="32"/>
          <w:szCs w:val="32"/>
        </w:rPr>
        <w:t>Coordinator:</w:t>
      </w:r>
    </w:p>
    <w:p w14:paraId="2A561B01" w14:textId="659CBEB7" w:rsidR="00F63C2B" w:rsidRDefault="6FE3F318" w:rsidP="6FE3F318">
      <w:pPr>
        <w:spacing w:line="276" w:lineRule="auto"/>
      </w:pPr>
      <w:r w:rsidRPr="6FE3F318">
        <w:rPr>
          <w:rFonts w:ascii="Calibri" w:eastAsia="Calibri" w:hAnsi="Calibri" w:cs="Calibri"/>
          <w:b/>
          <w:bCs/>
          <w:sz w:val="32"/>
          <w:szCs w:val="32"/>
        </w:rPr>
        <w:t xml:space="preserve"> </w:t>
      </w:r>
    </w:p>
    <w:p w14:paraId="78ED4801" w14:textId="013A4E04" w:rsidR="00F63C2B" w:rsidRDefault="6FE3F318" w:rsidP="6FE3F318">
      <w:pPr>
        <w:spacing w:line="276" w:lineRule="auto"/>
      </w:pPr>
      <w:r w:rsidRPr="6FE3F318">
        <w:rPr>
          <w:rFonts w:ascii="Calibri" w:eastAsia="Calibri" w:hAnsi="Calibri" w:cs="Calibri"/>
          <w:b/>
          <w:bCs/>
          <w:sz w:val="32"/>
          <w:szCs w:val="32"/>
        </w:rPr>
        <w:t>Instructors:</w:t>
      </w:r>
    </w:p>
    <w:p w14:paraId="7EBB6060" w14:textId="5E76EB6F" w:rsidR="00F63C2B" w:rsidRDefault="6FE3F318" w:rsidP="6FE3F318">
      <w:pPr>
        <w:spacing w:after="0"/>
      </w:pPr>
      <w:r w:rsidRPr="6FE3F318">
        <w:rPr>
          <w:rFonts w:ascii="Calibri" w:eastAsia="Calibri" w:hAnsi="Calibri" w:cs="Calibri"/>
          <w:sz w:val="24"/>
          <w:szCs w:val="24"/>
        </w:rPr>
        <w:t xml:space="preserve">Rafe </w:t>
      </w:r>
      <w:proofErr w:type="spellStart"/>
      <w:r w:rsidRPr="6FE3F318">
        <w:rPr>
          <w:rFonts w:ascii="Calibri" w:eastAsia="Calibri" w:hAnsi="Calibri" w:cs="Calibri"/>
          <w:sz w:val="24"/>
          <w:szCs w:val="24"/>
        </w:rPr>
        <w:t>McBeth,</w:t>
      </w:r>
      <w:proofErr w:type="spellEnd"/>
      <w:r w:rsidRPr="6FE3F318">
        <w:rPr>
          <w:rFonts w:ascii="Calibri" w:eastAsia="Calibri" w:hAnsi="Calibri" w:cs="Calibri"/>
          <w:sz w:val="24"/>
          <w:szCs w:val="24"/>
        </w:rPr>
        <w:t xml:space="preserve"> PhD – </w:t>
      </w:r>
      <w:hyperlink r:id="rId5">
        <w:r w:rsidRPr="6FE3F318">
          <w:rPr>
            <w:rStyle w:val="Hyperlink"/>
            <w:rFonts w:ascii="Calibri" w:eastAsia="Calibri" w:hAnsi="Calibri" w:cs="Calibri"/>
            <w:sz w:val="24"/>
            <w:szCs w:val="24"/>
          </w:rPr>
          <w:t>Rafe.McBeth@Pennmedicine.upenn.edu</w:t>
        </w:r>
      </w:hyperlink>
    </w:p>
    <w:p w14:paraId="120EFBDB" w14:textId="22B641F3" w:rsidR="00F63C2B" w:rsidRDefault="6FE3F318" w:rsidP="6FE3F318">
      <w:pPr>
        <w:spacing w:after="0"/>
      </w:pPr>
      <w:r w:rsidRPr="6FE3F318">
        <w:rPr>
          <w:rFonts w:ascii="Calibri" w:eastAsia="Calibri" w:hAnsi="Calibri" w:cs="Calibri"/>
          <w:sz w:val="24"/>
          <w:szCs w:val="24"/>
        </w:rPr>
        <w:t xml:space="preserve">Tim Zhu, PhD – </w:t>
      </w:r>
      <w:hyperlink r:id="rId6">
        <w:r w:rsidRPr="6FE3F318">
          <w:rPr>
            <w:rStyle w:val="Hyperlink"/>
            <w:rFonts w:ascii="Calibri" w:eastAsia="Calibri" w:hAnsi="Calibri" w:cs="Calibri"/>
            <w:sz w:val="24"/>
            <w:szCs w:val="24"/>
          </w:rPr>
          <w:t>Timothy.Zhu@Pennmedicine.upenn.edu</w:t>
        </w:r>
      </w:hyperlink>
    </w:p>
    <w:p w14:paraId="1D394D18" w14:textId="1477D490" w:rsidR="00F63C2B" w:rsidRDefault="6FE3F318" w:rsidP="6FE3F318">
      <w:pPr>
        <w:spacing w:after="0"/>
      </w:pPr>
      <w:r w:rsidRPr="6FE3F318">
        <w:rPr>
          <w:rFonts w:ascii="Calibri" w:eastAsia="Calibri" w:hAnsi="Calibri" w:cs="Calibri"/>
          <w:sz w:val="24"/>
          <w:szCs w:val="24"/>
        </w:rPr>
        <w:t xml:space="preserve">Wenbo Gu, PhD – </w:t>
      </w:r>
      <w:hyperlink r:id="rId7">
        <w:r w:rsidRPr="6FE3F318">
          <w:rPr>
            <w:rStyle w:val="Hyperlink"/>
            <w:rFonts w:ascii="Calibri" w:eastAsia="Calibri" w:hAnsi="Calibri" w:cs="Calibri"/>
            <w:sz w:val="24"/>
            <w:szCs w:val="24"/>
          </w:rPr>
          <w:t>Wenbo.Gu@Pennmedicine.upenn.edu</w:t>
        </w:r>
      </w:hyperlink>
    </w:p>
    <w:p w14:paraId="796CA926" w14:textId="7155B4C0" w:rsidR="00F63C2B" w:rsidRDefault="6FE3F318" w:rsidP="6FE3F318">
      <w:pPr>
        <w:spacing w:after="0"/>
      </w:pPr>
      <w:r w:rsidRPr="6FE3F318">
        <w:rPr>
          <w:rFonts w:ascii="Calibri" w:eastAsia="Calibri" w:hAnsi="Calibri" w:cs="Calibri"/>
          <w:sz w:val="24"/>
          <w:szCs w:val="24"/>
        </w:rPr>
        <w:t xml:space="preserve">Steve Philbrook, MS – </w:t>
      </w:r>
      <w:hyperlink r:id="rId8">
        <w:r w:rsidRPr="6FE3F318">
          <w:rPr>
            <w:rStyle w:val="Hyperlink"/>
            <w:rFonts w:ascii="Calibri" w:eastAsia="Calibri" w:hAnsi="Calibri" w:cs="Calibri"/>
            <w:sz w:val="24"/>
            <w:szCs w:val="24"/>
          </w:rPr>
          <w:t>Steven.Philbrook@Pennmedicine.upenn.edu</w:t>
        </w:r>
      </w:hyperlink>
    </w:p>
    <w:p w14:paraId="679801A1" w14:textId="6A3380C9" w:rsidR="00F63C2B" w:rsidRDefault="6FE3F318" w:rsidP="6FE3F318">
      <w:pPr>
        <w:spacing w:after="0"/>
      </w:pPr>
      <w:r w:rsidRPr="6FE3F318">
        <w:rPr>
          <w:rFonts w:ascii="Calibri" w:eastAsia="Calibri" w:hAnsi="Calibri" w:cs="Calibri"/>
          <w:sz w:val="24"/>
          <w:szCs w:val="24"/>
        </w:rPr>
        <w:t xml:space="preserve">Kevin Risolo, MS – </w:t>
      </w:r>
      <w:hyperlink r:id="rId9">
        <w:r w:rsidRPr="6FE3F318">
          <w:rPr>
            <w:rStyle w:val="Hyperlink"/>
            <w:rFonts w:ascii="Calibri" w:eastAsia="Calibri" w:hAnsi="Calibri" w:cs="Calibri"/>
            <w:sz w:val="24"/>
            <w:szCs w:val="24"/>
          </w:rPr>
          <w:t>Kevin.Risolo@Pennmedicine.upenn.edu</w:t>
        </w:r>
      </w:hyperlink>
    </w:p>
    <w:p w14:paraId="637AD778" w14:textId="78679D6B" w:rsidR="00F63C2B" w:rsidRDefault="6FE3F318" w:rsidP="6FE3F318">
      <w:pPr>
        <w:spacing w:after="0"/>
      </w:pPr>
      <w:r w:rsidRPr="6FE3F318">
        <w:rPr>
          <w:rFonts w:ascii="Calibri" w:eastAsia="Calibri" w:hAnsi="Calibri" w:cs="Calibri"/>
          <w:sz w:val="24"/>
          <w:szCs w:val="24"/>
        </w:rPr>
        <w:t xml:space="preserve"> </w:t>
      </w:r>
    </w:p>
    <w:p w14:paraId="4BE16171" w14:textId="1BE829D1" w:rsidR="00F63C2B" w:rsidRDefault="6FE3F318" w:rsidP="6FE3F318">
      <w:pPr>
        <w:spacing w:after="0" w:line="276" w:lineRule="auto"/>
      </w:pPr>
      <w:r w:rsidRPr="6FE3F318">
        <w:rPr>
          <w:rFonts w:ascii="Calibri" w:eastAsia="Calibri" w:hAnsi="Calibri" w:cs="Calibri"/>
          <w:b/>
          <w:bCs/>
          <w:sz w:val="32"/>
          <w:szCs w:val="32"/>
        </w:rPr>
        <w:t>Office Hours:</w:t>
      </w:r>
    </w:p>
    <w:p w14:paraId="751B1FD4" w14:textId="2A70E961" w:rsidR="00F63C2B" w:rsidRDefault="6FE3F318" w:rsidP="6FE3F318">
      <w:pPr>
        <w:spacing w:after="0"/>
      </w:pPr>
      <w:r w:rsidRPr="6FE3F318">
        <w:rPr>
          <w:rFonts w:ascii="Calibri" w:eastAsia="Calibri" w:hAnsi="Calibri" w:cs="Calibri"/>
          <w:sz w:val="24"/>
          <w:szCs w:val="24"/>
        </w:rPr>
        <w:t>By appointment</w:t>
      </w:r>
    </w:p>
    <w:p w14:paraId="4649A7B9" w14:textId="77C850C4" w:rsidR="00F63C2B" w:rsidRDefault="6FE3F318" w:rsidP="6FE3F318">
      <w:pPr>
        <w:spacing w:after="0"/>
      </w:pPr>
      <w:r w:rsidRPr="6FE3F318">
        <w:rPr>
          <w:rFonts w:ascii="Calibri" w:eastAsia="Calibri" w:hAnsi="Calibri" w:cs="Calibri"/>
          <w:sz w:val="24"/>
          <w:szCs w:val="24"/>
        </w:rPr>
        <w:t xml:space="preserve"> </w:t>
      </w:r>
    </w:p>
    <w:p w14:paraId="4C7666C7" w14:textId="215733B1" w:rsidR="00F63C2B" w:rsidRDefault="6FE3F318" w:rsidP="6FE3F318">
      <w:pPr>
        <w:spacing w:after="0" w:line="276" w:lineRule="auto"/>
      </w:pPr>
      <w:r w:rsidRPr="6FE3F318">
        <w:rPr>
          <w:rFonts w:ascii="Calibri" w:eastAsia="Calibri" w:hAnsi="Calibri" w:cs="Calibri"/>
          <w:b/>
          <w:bCs/>
          <w:sz w:val="32"/>
          <w:szCs w:val="32"/>
        </w:rPr>
        <w:t>Overall Learning Objectives:</w:t>
      </w:r>
    </w:p>
    <w:p w14:paraId="2E9B91DF" w14:textId="06BD469F" w:rsidR="00F63C2B" w:rsidRDefault="6FE3F318" w:rsidP="6FE3F318">
      <w:pPr>
        <w:spacing w:after="0"/>
      </w:pPr>
      <w:r w:rsidRPr="6FE3F318">
        <w:rPr>
          <w:rFonts w:ascii="Calibri" w:eastAsia="Calibri" w:hAnsi="Calibri" w:cs="Calibri"/>
          <w:sz w:val="24"/>
          <w:szCs w:val="24"/>
        </w:rPr>
        <w:t>To give a general understanding of coding and programming in preparation for MPHY 6100 Computational Medical Physics (</w:t>
      </w:r>
      <w:proofErr w:type="spellStart"/>
      <w:r w:rsidRPr="6FE3F318">
        <w:rPr>
          <w:rFonts w:ascii="Calibri" w:eastAsia="Calibri" w:hAnsi="Calibri" w:cs="Calibri"/>
          <w:sz w:val="24"/>
          <w:szCs w:val="24"/>
        </w:rPr>
        <w:t>Matlab</w:t>
      </w:r>
      <w:proofErr w:type="spellEnd"/>
      <w:r w:rsidRPr="6FE3F318">
        <w:rPr>
          <w:rFonts w:ascii="Calibri" w:eastAsia="Calibri" w:hAnsi="Calibri" w:cs="Calibri"/>
          <w:sz w:val="24"/>
          <w:szCs w:val="24"/>
        </w:rPr>
        <w:t xml:space="preserve"> based), MPHY 6120 AI for Medicine (Python based), and for thesis projects</w:t>
      </w:r>
    </w:p>
    <w:p w14:paraId="643586E1" w14:textId="034482D1" w:rsidR="00F63C2B" w:rsidRDefault="6FE3F318" w:rsidP="6FE3F318">
      <w:pPr>
        <w:spacing w:after="0"/>
      </w:pPr>
      <w:r w:rsidRPr="6FE3F318">
        <w:rPr>
          <w:rFonts w:ascii="Calibri" w:eastAsia="Calibri" w:hAnsi="Calibri" w:cs="Calibri"/>
          <w:sz w:val="24"/>
          <w:szCs w:val="24"/>
        </w:rPr>
        <w:t xml:space="preserve"> </w:t>
      </w:r>
    </w:p>
    <w:p w14:paraId="599CDE0C" w14:textId="56A2D1B9" w:rsidR="00F63C2B" w:rsidRDefault="6FE3F318" w:rsidP="6FE3F318">
      <w:pPr>
        <w:spacing w:after="0"/>
      </w:pPr>
      <w:r w:rsidRPr="6FE3F318">
        <w:rPr>
          <w:rFonts w:ascii="Calibri" w:eastAsia="Calibri" w:hAnsi="Calibri" w:cs="Calibri"/>
          <w:b/>
          <w:bCs/>
          <w:sz w:val="32"/>
          <w:szCs w:val="32"/>
        </w:rPr>
        <w:t>Grades:</w:t>
      </w:r>
    </w:p>
    <w:p w14:paraId="4824EEB1" w14:textId="4DF45DD4" w:rsidR="00F63C2B" w:rsidRDefault="6FE3F318" w:rsidP="6FE3F318">
      <w:pPr>
        <w:spacing w:after="0"/>
      </w:pPr>
      <w:r w:rsidRPr="6FE3F318">
        <w:rPr>
          <w:rFonts w:ascii="Calibri" w:eastAsia="Calibri" w:hAnsi="Calibri" w:cs="Calibri"/>
          <w:sz w:val="24"/>
          <w:szCs w:val="24"/>
        </w:rPr>
        <w:t>There are no official grades for this course, but this course is highly encouraged and recommended to succeed in the computation courses and to help thesis preparation</w:t>
      </w:r>
    </w:p>
    <w:p w14:paraId="2B60ABAF" w14:textId="5ACE499F" w:rsidR="00F63C2B" w:rsidRDefault="6FE3F318" w:rsidP="6FE3F318">
      <w:pPr>
        <w:spacing w:line="276" w:lineRule="auto"/>
      </w:pPr>
      <w:r w:rsidRPr="6FE3F318">
        <w:rPr>
          <w:rFonts w:ascii="Calibri" w:eastAsia="Calibri" w:hAnsi="Calibri" w:cs="Calibri"/>
          <w:b/>
          <w:bCs/>
          <w:sz w:val="32"/>
          <w:szCs w:val="32"/>
        </w:rPr>
        <w:t xml:space="preserve"> </w:t>
      </w:r>
    </w:p>
    <w:p w14:paraId="70558C38" w14:textId="2DBE6EFC" w:rsidR="00F63C2B" w:rsidRDefault="6FE3F318" w:rsidP="6FE3F318">
      <w:pPr>
        <w:spacing w:line="276" w:lineRule="auto"/>
      </w:pPr>
      <w:r w:rsidRPr="6FE3F318">
        <w:rPr>
          <w:rFonts w:ascii="Calibri" w:eastAsia="Calibri" w:hAnsi="Calibri" w:cs="Calibri"/>
          <w:b/>
          <w:bCs/>
          <w:sz w:val="32"/>
          <w:szCs w:val="32"/>
        </w:rPr>
        <w:t xml:space="preserve"> </w:t>
      </w:r>
    </w:p>
    <w:p w14:paraId="196B7577" w14:textId="53596D78" w:rsidR="00F63C2B" w:rsidRDefault="6FE3F318" w:rsidP="6FE3F318">
      <w:pPr>
        <w:spacing w:line="276" w:lineRule="auto"/>
      </w:pPr>
      <w:r w:rsidRPr="6FE3F318">
        <w:rPr>
          <w:rFonts w:ascii="Calibri" w:eastAsia="Calibri" w:hAnsi="Calibri" w:cs="Calibri"/>
          <w:b/>
          <w:bCs/>
          <w:sz w:val="32"/>
          <w:szCs w:val="32"/>
        </w:rPr>
        <w:t xml:space="preserve"> </w:t>
      </w:r>
    </w:p>
    <w:p w14:paraId="2478E2D2" w14:textId="0A74368D" w:rsidR="00F63C2B" w:rsidRDefault="6FE3F318" w:rsidP="6FE3F318">
      <w:pPr>
        <w:spacing w:line="276" w:lineRule="auto"/>
      </w:pPr>
      <w:r w:rsidRPr="6FE3F318">
        <w:rPr>
          <w:rFonts w:ascii="Calibri" w:eastAsia="Calibri" w:hAnsi="Calibri" w:cs="Calibri"/>
          <w:b/>
          <w:bCs/>
          <w:sz w:val="32"/>
          <w:szCs w:val="32"/>
        </w:rPr>
        <w:t xml:space="preserve"> </w:t>
      </w:r>
    </w:p>
    <w:p w14:paraId="52FA4506" w14:textId="08BFEC26" w:rsidR="00F63C2B" w:rsidRDefault="0C81BF0A" w:rsidP="6FE3F318">
      <w:pPr>
        <w:spacing w:line="276" w:lineRule="auto"/>
      </w:pPr>
      <w:r w:rsidRPr="0C81BF0A">
        <w:rPr>
          <w:rFonts w:ascii="Calibri" w:eastAsia="Calibri" w:hAnsi="Calibri" w:cs="Calibri"/>
          <w:b/>
          <w:bCs/>
          <w:sz w:val="32"/>
          <w:szCs w:val="32"/>
        </w:rPr>
        <w:t xml:space="preserve"> </w:t>
      </w:r>
    </w:p>
    <w:p w14:paraId="205E7765" w14:textId="5E117F18" w:rsidR="0C81BF0A" w:rsidRDefault="0C81BF0A" w:rsidP="0C81BF0A">
      <w:pPr>
        <w:spacing w:line="276" w:lineRule="auto"/>
        <w:rPr>
          <w:rFonts w:ascii="Calibri" w:eastAsia="Calibri" w:hAnsi="Calibri" w:cs="Calibri"/>
          <w:b/>
          <w:bCs/>
          <w:sz w:val="32"/>
          <w:szCs w:val="32"/>
        </w:rPr>
      </w:pPr>
    </w:p>
    <w:p w14:paraId="50E17AEB" w14:textId="7E639C91" w:rsidR="0C81BF0A" w:rsidRDefault="0C81BF0A" w:rsidP="0C81BF0A">
      <w:pPr>
        <w:spacing w:line="276" w:lineRule="auto"/>
        <w:rPr>
          <w:rFonts w:ascii="Calibri" w:eastAsia="Calibri" w:hAnsi="Calibri" w:cs="Calibri"/>
          <w:b/>
          <w:bCs/>
          <w:sz w:val="32"/>
          <w:szCs w:val="32"/>
        </w:rPr>
      </w:pPr>
    </w:p>
    <w:p w14:paraId="33EC32DB" w14:textId="3005FEFF" w:rsidR="0C81BF0A" w:rsidRDefault="0C81BF0A" w:rsidP="0C81BF0A">
      <w:pPr>
        <w:spacing w:line="276" w:lineRule="auto"/>
        <w:rPr>
          <w:rFonts w:ascii="Calibri" w:eastAsia="Calibri" w:hAnsi="Calibri" w:cs="Calibri"/>
          <w:b/>
          <w:bCs/>
          <w:sz w:val="32"/>
          <w:szCs w:val="32"/>
        </w:rPr>
      </w:pPr>
    </w:p>
    <w:p w14:paraId="4A2F650A" w14:textId="1490D4F6" w:rsidR="00F63C2B" w:rsidRDefault="6FE3F318" w:rsidP="6FE3F318">
      <w:pPr>
        <w:spacing w:line="276" w:lineRule="auto"/>
      </w:pPr>
      <w:r w:rsidRPr="6FE3F318">
        <w:rPr>
          <w:rFonts w:ascii="Calibri" w:eastAsia="Calibri" w:hAnsi="Calibri" w:cs="Calibri"/>
          <w:b/>
          <w:bCs/>
          <w:sz w:val="32"/>
          <w:szCs w:val="32"/>
        </w:rPr>
        <w:t xml:space="preserve"> </w:t>
      </w:r>
    </w:p>
    <w:tbl>
      <w:tblPr>
        <w:tblStyle w:val="TableGrid"/>
        <w:tblW w:w="10918" w:type="dxa"/>
        <w:tblLayout w:type="fixed"/>
        <w:tblLook w:val="04A0" w:firstRow="1" w:lastRow="0" w:firstColumn="1" w:lastColumn="0" w:noHBand="0" w:noVBand="1"/>
      </w:tblPr>
      <w:tblGrid>
        <w:gridCol w:w="1305"/>
        <w:gridCol w:w="840"/>
        <w:gridCol w:w="1455"/>
        <w:gridCol w:w="3870"/>
        <w:gridCol w:w="3448"/>
      </w:tblGrid>
      <w:tr w:rsidR="6FE3F318" w14:paraId="6902F29A" w14:textId="77777777" w:rsidTr="4282B013">
        <w:trPr>
          <w:trHeight w:val="525"/>
        </w:trPr>
        <w:tc>
          <w:tcPr>
            <w:tcW w:w="13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 w:themeFill="accent1" w:themeFillTint="33"/>
            <w:tcMar>
              <w:left w:w="108" w:type="dxa"/>
              <w:right w:w="108" w:type="dxa"/>
            </w:tcMar>
          </w:tcPr>
          <w:p w14:paraId="06F5DDE9" w14:textId="0B10A96E" w:rsidR="6FE3F318" w:rsidRDefault="6FE3F318" w:rsidP="6FE3F318">
            <w:pPr>
              <w:jc w:val="center"/>
            </w:pPr>
            <w:r w:rsidRPr="6FE3F318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Lecturer</w:t>
            </w:r>
          </w:p>
        </w:tc>
        <w:tc>
          <w:tcPr>
            <w:tcW w:w="8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 w:themeFill="accent1" w:themeFillTint="33"/>
            <w:tcMar>
              <w:left w:w="108" w:type="dxa"/>
              <w:right w:w="108" w:type="dxa"/>
            </w:tcMar>
          </w:tcPr>
          <w:p w14:paraId="48E42887" w14:textId="3FBA749A" w:rsidR="6FE3F318" w:rsidRDefault="6FE3F318" w:rsidP="6FE3F318">
            <w:pPr>
              <w:jc w:val="center"/>
            </w:pPr>
            <w:r w:rsidRPr="6FE3F318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14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 w:themeFill="accent1" w:themeFillTint="33"/>
            <w:tcMar>
              <w:left w:w="108" w:type="dxa"/>
              <w:right w:w="108" w:type="dxa"/>
            </w:tcMar>
          </w:tcPr>
          <w:p w14:paraId="7FE31244" w14:textId="29595892" w:rsidR="6FE3F318" w:rsidRDefault="6FE3F318" w:rsidP="6FE3F318">
            <w:pPr>
              <w:jc w:val="center"/>
            </w:pPr>
            <w:r w:rsidRPr="6FE3F318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Topic</w:t>
            </w:r>
          </w:p>
        </w:tc>
        <w:tc>
          <w:tcPr>
            <w:tcW w:w="3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 w:themeFill="accent1" w:themeFillTint="33"/>
            <w:tcMar>
              <w:left w:w="108" w:type="dxa"/>
              <w:right w:w="108" w:type="dxa"/>
            </w:tcMar>
          </w:tcPr>
          <w:p w14:paraId="67DC3374" w14:textId="145C4958" w:rsidR="6FE3F318" w:rsidRDefault="6FE3F318" w:rsidP="6FE3F318">
            <w:pPr>
              <w:jc w:val="center"/>
            </w:pPr>
            <w:r w:rsidRPr="6FE3F318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Learning Objectives</w:t>
            </w:r>
          </w:p>
        </w:tc>
        <w:tc>
          <w:tcPr>
            <w:tcW w:w="34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 w:themeFill="accent1" w:themeFillTint="33"/>
            <w:tcMar>
              <w:left w:w="108" w:type="dxa"/>
              <w:right w:w="108" w:type="dxa"/>
            </w:tcMar>
          </w:tcPr>
          <w:p w14:paraId="20FD1304" w14:textId="4F4613AE" w:rsidR="6FE3F318" w:rsidRDefault="6FE3F318" w:rsidP="6FE3F318">
            <w:pPr>
              <w:jc w:val="center"/>
            </w:pPr>
            <w:r w:rsidRPr="6FE3F318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Activities</w:t>
            </w:r>
          </w:p>
        </w:tc>
      </w:tr>
      <w:tr w:rsidR="6FE3F318" w14:paraId="52B9DE5E" w14:textId="77777777" w:rsidTr="4282B013">
        <w:trPr>
          <w:trHeight w:val="1545"/>
        </w:trPr>
        <w:tc>
          <w:tcPr>
            <w:tcW w:w="13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77D6A4" w14:textId="083ED2FB" w:rsidR="6FE3F318" w:rsidRDefault="2F0BA26B" w:rsidP="2F0BA26B">
            <w:r w:rsidRPr="2F0BA26B">
              <w:rPr>
                <w:rFonts w:ascii="Calibri" w:eastAsia="Calibri" w:hAnsi="Calibri" w:cs="Calibri"/>
                <w:sz w:val="24"/>
                <w:szCs w:val="24"/>
              </w:rPr>
              <w:lastRenderedPageBreak/>
              <w:t>Kevin Risolo</w:t>
            </w:r>
          </w:p>
        </w:tc>
        <w:tc>
          <w:tcPr>
            <w:tcW w:w="8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63A62BD" w14:textId="36E65F17" w:rsidR="6FE3F318" w:rsidRDefault="2F0BA26B" w:rsidP="6FE3F318">
            <w:r w:rsidRPr="2F0BA26B">
              <w:rPr>
                <w:rFonts w:ascii="Calibri" w:eastAsia="Calibri" w:hAnsi="Calibri" w:cs="Calibri"/>
                <w:sz w:val="24"/>
                <w:szCs w:val="24"/>
              </w:rPr>
              <w:t xml:space="preserve"> July 14-18?</w:t>
            </w:r>
          </w:p>
        </w:tc>
        <w:tc>
          <w:tcPr>
            <w:tcW w:w="14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4E6229B" w14:textId="21C75098" w:rsidR="6FE3F318" w:rsidRDefault="6FE3F318" w:rsidP="6FE3F318">
            <w:r w:rsidRPr="6FE3F318">
              <w:rPr>
                <w:rFonts w:ascii="Calibri" w:eastAsia="Calibri" w:hAnsi="Calibri" w:cs="Calibri"/>
                <w:sz w:val="24"/>
                <w:szCs w:val="24"/>
              </w:rPr>
              <w:t>Introduction to Coding Bootcamp</w:t>
            </w:r>
          </w:p>
        </w:tc>
        <w:tc>
          <w:tcPr>
            <w:tcW w:w="3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9683B37" w14:textId="6EA9FF10" w:rsidR="6FE3F318" w:rsidRDefault="56632099" w:rsidP="6FE3F318">
            <w:pPr>
              <w:pStyle w:val="ListParagraph"/>
              <w:numPr>
                <w:ilvl w:val="0"/>
                <w:numId w:val="2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56632099">
              <w:rPr>
                <w:rFonts w:ascii="Calibri" w:eastAsia="Calibri" w:hAnsi="Calibri" w:cs="Calibri"/>
                <w:sz w:val="24"/>
                <w:szCs w:val="24"/>
              </w:rPr>
              <w:t>Useful tools when getting started</w:t>
            </w:r>
          </w:p>
          <w:p w14:paraId="3F45EFE4" w14:textId="1D83740E" w:rsidR="56632099" w:rsidRDefault="56632099" w:rsidP="56632099">
            <w:pPr>
              <w:pStyle w:val="ListParagraph"/>
              <w:numPr>
                <w:ilvl w:val="1"/>
                <w:numId w:val="2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56632099">
              <w:rPr>
                <w:rFonts w:ascii="Calibri" w:eastAsia="Calibri" w:hAnsi="Calibri" w:cs="Calibri"/>
                <w:sz w:val="24"/>
                <w:szCs w:val="24"/>
              </w:rPr>
              <w:t>Websites to reference</w:t>
            </w:r>
          </w:p>
          <w:p w14:paraId="468E813E" w14:textId="41881091" w:rsidR="6FE3F318" w:rsidRDefault="0C81BF0A" w:rsidP="0C81BF0A">
            <w:pPr>
              <w:pStyle w:val="ListParagraph"/>
              <w:numPr>
                <w:ilvl w:val="1"/>
                <w:numId w:val="2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0C81BF0A">
              <w:rPr>
                <w:rFonts w:ascii="Calibri" w:eastAsia="Calibri" w:hAnsi="Calibri" w:cs="Calibri"/>
                <w:sz w:val="24"/>
                <w:szCs w:val="24"/>
              </w:rPr>
              <w:t>Online courses</w:t>
            </w:r>
          </w:p>
          <w:p w14:paraId="533B111D" w14:textId="080E8416" w:rsidR="6FE3F318" w:rsidRDefault="56632099" w:rsidP="6FE3F318">
            <w:pPr>
              <w:pStyle w:val="ListParagraph"/>
              <w:numPr>
                <w:ilvl w:val="0"/>
                <w:numId w:val="2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commentRangeStart w:id="0"/>
            <w:r w:rsidRPr="56632099">
              <w:rPr>
                <w:rFonts w:ascii="Calibri" w:eastAsia="Calibri" w:hAnsi="Calibri" w:cs="Calibri"/>
                <w:sz w:val="24"/>
                <w:szCs w:val="24"/>
              </w:rPr>
              <w:t>Basic code/programming understanding and Principles</w:t>
            </w:r>
            <w:commentRangeEnd w:id="0"/>
            <w:r w:rsidR="6FE3F318">
              <w:commentReference w:id="0"/>
            </w:r>
          </w:p>
          <w:p w14:paraId="3CFBC7C0" w14:textId="1D9743C7" w:rsidR="56632099" w:rsidRDefault="56632099" w:rsidP="56632099">
            <w:pPr>
              <w:pStyle w:val="ListParagraph"/>
              <w:numPr>
                <w:ilvl w:val="1"/>
                <w:numId w:val="2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56632099">
              <w:rPr>
                <w:rFonts w:ascii="Calibri" w:eastAsia="Calibri" w:hAnsi="Calibri" w:cs="Calibri"/>
                <w:sz w:val="24"/>
                <w:szCs w:val="24"/>
              </w:rPr>
              <w:t>Coding Mindset</w:t>
            </w:r>
          </w:p>
          <w:p w14:paraId="60D7DBD9" w14:textId="417F553C" w:rsidR="56632099" w:rsidRDefault="56632099" w:rsidP="56632099">
            <w:pPr>
              <w:pStyle w:val="ListParagraph"/>
              <w:numPr>
                <w:ilvl w:val="1"/>
                <w:numId w:val="2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56632099">
              <w:rPr>
                <w:rFonts w:ascii="Calibri" w:eastAsia="Calibri" w:hAnsi="Calibri" w:cs="Calibri"/>
                <w:sz w:val="24"/>
                <w:szCs w:val="24"/>
              </w:rPr>
              <w:t>Functional vs OOP</w:t>
            </w:r>
          </w:p>
          <w:p w14:paraId="68CF96EA" w14:textId="40E05E5E" w:rsidR="56632099" w:rsidRDefault="56632099" w:rsidP="56632099">
            <w:pPr>
              <w:pStyle w:val="ListParagraph"/>
              <w:numPr>
                <w:ilvl w:val="1"/>
                <w:numId w:val="2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56632099">
              <w:rPr>
                <w:rFonts w:ascii="Calibri" w:eastAsia="Calibri" w:hAnsi="Calibri" w:cs="Calibri"/>
                <w:sz w:val="24"/>
                <w:szCs w:val="24"/>
              </w:rPr>
              <w:t>Languages</w:t>
            </w:r>
          </w:p>
          <w:p w14:paraId="488AF52D" w14:textId="7AFF9818" w:rsidR="56632099" w:rsidRDefault="56632099" w:rsidP="56632099">
            <w:pPr>
              <w:pStyle w:val="ListParagraph"/>
              <w:numPr>
                <w:ilvl w:val="1"/>
                <w:numId w:val="2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56632099">
              <w:rPr>
                <w:rFonts w:ascii="Calibri" w:eastAsia="Calibri" w:hAnsi="Calibri" w:cs="Calibri"/>
                <w:sz w:val="24"/>
                <w:szCs w:val="24"/>
              </w:rPr>
              <w:t>Syntax</w:t>
            </w:r>
          </w:p>
          <w:p w14:paraId="3BC579CA" w14:textId="2692A8BE" w:rsidR="6FE3F318" w:rsidRDefault="0C81BF0A" w:rsidP="0C81BF0A">
            <w:pPr>
              <w:pStyle w:val="ListParagraph"/>
              <w:numPr>
                <w:ilvl w:val="1"/>
                <w:numId w:val="2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0C81BF0A">
              <w:rPr>
                <w:rFonts w:ascii="Calibri" w:eastAsia="Calibri" w:hAnsi="Calibri" w:cs="Calibri"/>
                <w:sz w:val="24"/>
                <w:szCs w:val="24"/>
              </w:rPr>
              <w:t xml:space="preserve">Good </w:t>
            </w:r>
            <w:proofErr w:type="gramStart"/>
            <w:r w:rsidRPr="0C81BF0A">
              <w:rPr>
                <w:rFonts w:ascii="Calibri" w:eastAsia="Calibri" w:hAnsi="Calibri" w:cs="Calibri"/>
                <w:sz w:val="24"/>
                <w:szCs w:val="24"/>
              </w:rPr>
              <w:t>practices</w:t>
            </w:r>
            <w:proofErr w:type="gramEnd"/>
          </w:p>
          <w:p w14:paraId="7B1971DB" w14:textId="28496FE0" w:rsidR="6FE3F318" w:rsidRDefault="56632099" w:rsidP="6FE3F318">
            <w:pPr>
              <w:pStyle w:val="ListParagraph"/>
              <w:numPr>
                <w:ilvl w:val="0"/>
                <w:numId w:val="2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56632099">
              <w:rPr>
                <w:rFonts w:ascii="Calibri" w:eastAsia="Calibri" w:hAnsi="Calibri" w:cs="Calibri"/>
                <w:sz w:val="24"/>
                <w:szCs w:val="24"/>
              </w:rPr>
              <w:t>Code interface - Integrated Development Environment (IDE) Setup and Navigation</w:t>
            </w:r>
          </w:p>
          <w:p w14:paraId="7DFBCB02" w14:textId="1DDEDE7B" w:rsidR="56632099" w:rsidRDefault="56632099" w:rsidP="56632099">
            <w:pPr>
              <w:pStyle w:val="ListParagraph"/>
              <w:numPr>
                <w:ilvl w:val="1"/>
                <w:numId w:val="2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56632099">
              <w:rPr>
                <w:rFonts w:ascii="Calibri" w:eastAsia="Calibri" w:hAnsi="Calibri" w:cs="Calibri"/>
                <w:sz w:val="24"/>
                <w:szCs w:val="24"/>
              </w:rPr>
              <w:t>IDEs available</w:t>
            </w:r>
          </w:p>
          <w:p w14:paraId="4A7F6298" w14:textId="180AA6ED" w:rsidR="56632099" w:rsidRDefault="56632099" w:rsidP="56632099">
            <w:pPr>
              <w:pStyle w:val="ListParagraph"/>
              <w:numPr>
                <w:ilvl w:val="1"/>
                <w:numId w:val="2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56632099">
              <w:rPr>
                <w:rFonts w:ascii="Calibri" w:eastAsia="Calibri" w:hAnsi="Calibri" w:cs="Calibri"/>
                <w:sz w:val="24"/>
                <w:szCs w:val="24"/>
              </w:rPr>
              <w:t>Installation</w:t>
            </w:r>
          </w:p>
          <w:p w14:paraId="33C0C422" w14:textId="64FBE803" w:rsidR="56632099" w:rsidRDefault="56632099" w:rsidP="56632099">
            <w:pPr>
              <w:pStyle w:val="ListParagraph"/>
              <w:numPr>
                <w:ilvl w:val="1"/>
                <w:numId w:val="2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56632099">
              <w:rPr>
                <w:rFonts w:ascii="Calibri" w:eastAsia="Calibri" w:hAnsi="Calibri" w:cs="Calibri"/>
                <w:sz w:val="24"/>
                <w:szCs w:val="24"/>
              </w:rPr>
              <w:t>Running the IDE</w:t>
            </w:r>
          </w:p>
          <w:p w14:paraId="1AB85022" w14:textId="5B43D95C" w:rsidR="0C81BF0A" w:rsidRDefault="4282B013" w:rsidP="0C81BF0A">
            <w:pPr>
              <w:pStyle w:val="ListParagraph"/>
              <w:numPr>
                <w:ilvl w:val="1"/>
                <w:numId w:val="2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4282B013">
              <w:rPr>
                <w:rFonts w:ascii="Calibri" w:eastAsia="Calibri" w:hAnsi="Calibri" w:cs="Calibri"/>
                <w:sz w:val="24"/>
                <w:szCs w:val="24"/>
              </w:rPr>
              <w:t>Debugging basics</w:t>
            </w:r>
          </w:p>
          <w:p w14:paraId="5BED12C9" w14:textId="18E8ECA6" w:rsidR="56632099" w:rsidRDefault="56632099" w:rsidP="56632099">
            <w:pPr>
              <w:pStyle w:val="ListParagraph"/>
              <w:numPr>
                <w:ilvl w:val="0"/>
                <w:numId w:val="2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56632099">
              <w:rPr>
                <w:rFonts w:ascii="Calibri" w:eastAsia="Calibri" w:hAnsi="Calibri" w:cs="Calibri"/>
                <w:sz w:val="24"/>
                <w:szCs w:val="24"/>
              </w:rPr>
              <w:t>Understanding documentation and packages</w:t>
            </w:r>
          </w:p>
          <w:p w14:paraId="11511AEA" w14:textId="63F27A2C" w:rsidR="56632099" w:rsidRDefault="56632099" w:rsidP="56632099">
            <w:pPr>
              <w:pStyle w:val="ListParagraph"/>
              <w:numPr>
                <w:ilvl w:val="1"/>
                <w:numId w:val="2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56632099">
              <w:rPr>
                <w:rFonts w:ascii="Calibri" w:eastAsia="Calibri" w:hAnsi="Calibri" w:cs="Calibri"/>
                <w:sz w:val="24"/>
                <w:szCs w:val="24"/>
              </w:rPr>
              <w:t>IDE Extensions</w:t>
            </w:r>
          </w:p>
          <w:p w14:paraId="60DE9FBB" w14:textId="4D6102C9" w:rsidR="56632099" w:rsidRDefault="56632099" w:rsidP="56632099">
            <w:pPr>
              <w:pStyle w:val="ListParagraph"/>
              <w:numPr>
                <w:ilvl w:val="1"/>
                <w:numId w:val="2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56632099">
              <w:rPr>
                <w:rFonts w:ascii="Calibri" w:eastAsia="Calibri" w:hAnsi="Calibri" w:cs="Calibri"/>
                <w:sz w:val="24"/>
                <w:szCs w:val="24"/>
              </w:rPr>
              <w:t>Package installation</w:t>
            </w:r>
          </w:p>
          <w:p w14:paraId="37F07632" w14:textId="349CEED0" w:rsidR="6FE3F318" w:rsidRDefault="0C81BF0A" w:rsidP="0C81BF0A">
            <w:pPr>
              <w:pStyle w:val="ListParagraph"/>
              <w:numPr>
                <w:ilvl w:val="1"/>
                <w:numId w:val="2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0C81BF0A">
              <w:rPr>
                <w:rFonts w:ascii="Calibri" w:eastAsia="Calibri" w:hAnsi="Calibri" w:cs="Calibri"/>
                <w:sz w:val="24"/>
                <w:szCs w:val="24"/>
              </w:rPr>
              <w:t>Reference sites</w:t>
            </w:r>
          </w:p>
          <w:p w14:paraId="0B9DC21C" w14:textId="412DB904" w:rsidR="6FE3F318" w:rsidRDefault="56632099" w:rsidP="6FE3F318">
            <w:pPr>
              <w:pStyle w:val="ListParagraph"/>
              <w:numPr>
                <w:ilvl w:val="0"/>
                <w:numId w:val="2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56632099">
              <w:rPr>
                <w:rFonts w:ascii="Calibri" w:eastAsia="Calibri" w:hAnsi="Calibri" w:cs="Calibri"/>
                <w:sz w:val="24"/>
                <w:szCs w:val="24"/>
              </w:rPr>
              <w:t>Introduction to AI to assist in coding</w:t>
            </w:r>
          </w:p>
          <w:p w14:paraId="30C9B2CE" w14:textId="73A96430" w:rsidR="6FE3F318" w:rsidRDefault="56632099" w:rsidP="56632099">
            <w:pPr>
              <w:pStyle w:val="ListParagraph"/>
              <w:numPr>
                <w:ilvl w:val="1"/>
                <w:numId w:val="2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56632099">
              <w:rPr>
                <w:rFonts w:ascii="Calibri" w:eastAsia="Calibri" w:hAnsi="Calibri" w:cs="Calibri"/>
                <w:sz w:val="24"/>
                <w:szCs w:val="24"/>
              </w:rPr>
              <w:t>Utility</w:t>
            </w:r>
          </w:p>
          <w:p w14:paraId="71F95A24" w14:textId="38BE2D3F" w:rsidR="6FE3F318" w:rsidRDefault="56632099" w:rsidP="56632099">
            <w:pPr>
              <w:pStyle w:val="ListParagraph"/>
              <w:numPr>
                <w:ilvl w:val="1"/>
                <w:numId w:val="2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56632099">
              <w:rPr>
                <w:rFonts w:ascii="Calibri" w:eastAsia="Calibri" w:hAnsi="Calibri" w:cs="Calibri"/>
                <w:sz w:val="24"/>
                <w:szCs w:val="24"/>
              </w:rPr>
              <w:t>Limits</w:t>
            </w:r>
          </w:p>
        </w:tc>
        <w:tc>
          <w:tcPr>
            <w:tcW w:w="34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4219701" w14:textId="526765E1" w:rsidR="0C81BF0A" w:rsidRDefault="0C81BF0A" w:rsidP="0C81BF0A">
            <w:pPr>
              <w:pStyle w:val="ListParagraph"/>
              <w:numPr>
                <w:ilvl w:val="0"/>
                <w:numId w:val="2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0C81BF0A">
              <w:rPr>
                <w:rFonts w:ascii="Calibri" w:eastAsia="Calibri" w:hAnsi="Calibri" w:cs="Calibri"/>
                <w:sz w:val="24"/>
                <w:szCs w:val="24"/>
              </w:rPr>
              <w:t>Get a sense of the level of understanding of the students in the class</w:t>
            </w:r>
          </w:p>
          <w:p w14:paraId="5F292F52" w14:textId="2FAD7969" w:rsidR="0C81BF0A" w:rsidRDefault="4282B013" w:rsidP="0C81BF0A">
            <w:pPr>
              <w:pStyle w:val="ListParagraph"/>
              <w:numPr>
                <w:ilvl w:val="1"/>
                <w:numId w:val="2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4282B013">
              <w:rPr>
                <w:rFonts w:ascii="Calibri" w:eastAsia="Calibri" w:hAnsi="Calibri" w:cs="Calibri"/>
                <w:sz w:val="24"/>
                <w:szCs w:val="24"/>
              </w:rPr>
              <w:t>Discuss the mindset of approaching coding and problem solving</w:t>
            </w:r>
          </w:p>
          <w:p w14:paraId="39D65F44" w14:textId="7570C9F6" w:rsidR="6FE3F318" w:rsidRDefault="0C81BF0A" w:rsidP="0C81BF0A">
            <w:pPr>
              <w:pStyle w:val="ListParagraph"/>
              <w:numPr>
                <w:ilvl w:val="0"/>
                <w:numId w:val="2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0C81BF0A">
              <w:rPr>
                <w:rFonts w:ascii="Calibri" w:eastAsia="Calibri" w:hAnsi="Calibri" w:cs="Calibri"/>
                <w:sz w:val="24"/>
                <w:szCs w:val="24"/>
              </w:rPr>
              <w:t>Install VS Code</w:t>
            </w:r>
          </w:p>
          <w:p w14:paraId="0B76A929" w14:textId="6E9A6D4E" w:rsidR="6FE3F318" w:rsidRDefault="0C81BF0A" w:rsidP="0C81BF0A">
            <w:pPr>
              <w:pStyle w:val="ListParagraph"/>
              <w:numPr>
                <w:ilvl w:val="1"/>
                <w:numId w:val="2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0C81BF0A">
              <w:rPr>
                <w:rFonts w:ascii="Calibri" w:eastAsia="Calibri" w:hAnsi="Calibri" w:cs="Calibri"/>
                <w:sz w:val="24"/>
                <w:szCs w:val="24"/>
              </w:rPr>
              <w:t>Walk through the IDE</w:t>
            </w:r>
          </w:p>
          <w:p w14:paraId="41A95992" w14:textId="79092561" w:rsidR="6FE3F318" w:rsidRDefault="0C81BF0A" w:rsidP="0C81BF0A">
            <w:pPr>
              <w:pStyle w:val="ListParagraph"/>
              <w:numPr>
                <w:ilvl w:val="1"/>
                <w:numId w:val="2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0C81BF0A">
              <w:rPr>
                <w:rFonts w:ascii="Calibri" w:eastAsia="Calibri" w:hAnsi="Calibri" w:cs="Calibri"/>
                <w:sz w:val="24"/>
                <w:szCs w:val="24"/>
              </w:rPr>
              <w:t>Configure VS Code to run Python</w:t>
            </w:r>
          </w:p>
          <w:p w14:paraId="1E7EC72D" w14:textId="3B687439" w:rsidR="6FE3F318" w:rsidRDefault="0C81BF0A" w:rsidP="0C81BF0A">
            <w:pPr>
              <w:pStyle w:val="ListParagraph"/>
              <w:numPr>
                <w:ilvl w:val="1"/>
                <w:numId w:val="2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0C81BF0A">
              <w:rPr>
                <w:rFonts w:ascii="Calibri" w:eastAsia="Calibri" w:hAnsi="Calibri" w:cs="Calibri"/>
                <w:sz w:val="24"/>
                <w:szCs w:val="24"/>
              </w:rPr>
              <w:t>Install some Python extension(s)</w:t>
            </w:r>
          </w:p>
          <w:p w14:paraId="607BDB16" w14:textId="169248E8" w:rsidR="6FE3F318" w:rsidRDefault="0C81BF0A" w:rsidP="0C81BF0A">
            <w:pPr>
              <w:pStyle w:val="ListParagraph"/>
              <w:numPr>
                <w:ilvl w:val="0"/>
                <w:numId w:val="2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0C81BF0A">
              <w:rPr>
                <w:rFonts w:ascii="Calibri" w:eastAsia="Calibri" w:hAnsi="Calibri" w:cs="Calibri"/>
                <w:sz w:val="24"/>
                <w:szCs w:val="24"/>
              </w:rPr>
              <w:t>Go over packages and their documentation</w:t>
            </w:r>
          </w:p>
          <w:p w14:paraId="318F190A" w14:textId="082C8BAA" w:rsidR="6FE3F318" w:rsidRDefault="0C81BF0A" w:rsidP="0C81BF0A">
            <w:pPr>
              <w:pStyle w:val="ListParagraph"/>
              <w:numPr>
                <w:ilvl w:val="1"/>
                <w:numId w:val="2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0C81BF0A">
              <w:rPr>
                <w:rFonts w:ascii="Calibri" w:eastAsia="Calibri" w:hAnsi="Calibri" w:cs="Calibri"/>
                <w:sz w:val="24"/>
                <w:szCs w:val="24"/>
              </w:rPr>
              <w:t>Demonstrate how to use pip to install packages</w:t>
            </w:r>
          </w:p>
          <w:p w14:paraId="42D01DFB" w14:textId="5A26E443" w:rsidR="6FE3F318" w:rsidRDefault="0C81BF0A" w:rsidP="0C81BF0A">
            <w:pPr>
              <w:pStyle w:val="ListParagraph"/>
              <w:numPr>
                <w:ilvl w:val="0"/>
                <w:numId w:val="2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0C81BF0A">
              <w:rPr>
                <w:rFonts w:ascii="Calibri" w:eastAsia="Calibri" w:hAnsi="Calibri" w:cs="Calibri"/>
                <w:sz w:val="24"/>
                <w:szCs w:val="24"/>
              </w:rPr>
              <w:t>Write a basic program showing some Python syntax, data structures, flow control, built-in functions</w:t>
            </w:r>
          </w:p>
          <w:p w14:paraId="293DE841" w14:textId="7E6F2BDF" w:rsidR="6FE3F318" w:rsidRDefault="0C81BF0A" w:rsidP="0C81BF0A">
            <w:pPr>
              <w:pStyle w:val="ListParagraph"/>
              <w:numPr>
                <w:ilvl w:val="1"/>
                <w:numId w:val="2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0C81BF0A">
              <w:rPr>
                <w:rFonts w:ascii="Calibri" w:eastAsia="Calibri" w:hAnsi="Calibri" w:cs="Calibri"/>
                <w:sz w:val="24"/>
                <w:szCs w:val="24"/>
              </w:rPr>
              <w:t>Make some basic function(s) to demo</w:t>
            </w:r>
          </w:p>
          <w:p w14:paraId="70F00483" w14:textId="763A0696" w:rsidR="6FE3F318" w:rsidRDefault="0C81BF0A" w:rsidP="0C81BF0A">
            <w:pPr>
              <w:pStyle w:val="ListParagraph"/>
              <w:numPr>
                <w:ilvl w:val="1"/>
                <w:numId w:val="2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0C81BF0A">
              <w:rPr>
                <w:rFonts w:ascii="Calibri" w:eastAsia="Calibri" w:hAnsi="Calibri" w:cs="Calibri"/>
                <w:sz w:val="24"/>
                <w:szCs w:val="24"/>
              </w:rPr>
              <w:t>Show good coding hygiene like naming, documentation</w:t>
            </w:r>
          </w:p>
          <w:p w14:paraId="39BDC18A" w14:textId="70AC8FB4" w:rsidR="6FE3F318" w:rsidRDefault="4282B013" w:rsidP="0C81BF0A">
            <w:pPr>
              <w:pStyle w:val="ListParagraph"/>
              <w:numPr>
                <w:ilvl w:val="1"/>
                <w:numId w:val="2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4282B013">
              <w:rPr>
                <w:rFonts w:ascii="Calibri" w:eastAsia="Calibri" w:hAnsi="Calibri" w:cs="Calibri"/>
                <w:sz w:val="24"/>
                <w:szCs w:val="24"/>
              </w:rPr>
              <w:t>Debug basics (print statements, and maybe debugger)</w:t>
            </w:r>
          </w:p>
          <w:p w14:paraId="63AFE9ED" w14:textId="380F42A6" w:rsidR="6FE3F318" w:rsidRDefault="0C81BF0A" w:rsidP="0C81BF0A">
            <w:pPr>
              <w:pStyle w:val="ListParagraph"/>
              <w:numPr>
                <w:ilvl w:val="0"/>
                <w:numId w:val="2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0C81BF0A">
              <w:rPr>
                <w:rFonts w:ascii="Calibri" w:eastAsia="Calibri" w:hAnsi="Calibri" w:cs="Calibri"/>
                <w:sz w:val="24"/>
                <w:szCs w:val="24"/>
              </w:rPr>
              <w:t>AI coding assistance demo</w:t>
            </w:r>
          </w:p>
          <w:p w14:paraId="43F4EAB7" w14:textId="685FA273" w:rsidR="6FE3F318" w:rsidRDefault="4282B013" w:rsidP="0C81BF0A">
            <w:pPr>
              <w:pStyle w:val="ListParagraph"/>
              <w:numPr>
                <w:ilvl w:val="1"/>
                <w:numId w:val="2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4282B013">
              <w:rPr>
                <w:rFonts w:ascii="Calibri" w:eastAsia="Calibri" w:hAnsi="Calibri" w:cs="Calibri"/>
                <w:sz w:val="24"/>
                <w:szCs w:val="24"/>
              </w:rPr>
              <w:t>Show how it can help (demoing)</w:t>
            </w:r>
          </w:p>
          <w:p w14:paraId="0ACB266F" w14:textId="7EC59D81" w:rsidR="6FE3F318" w:rsidRDefault="4282B013" w:rsidP="0C81BF0A">
            <w:pPr>
              <w:pStyle w:val="ListParagraph"/>
              <w:numPr>
                <w:ilvl w:val="1"/>
                <w:numId w:val="2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4282B013">
              <w:rPr>
                <w:rFonts w:ascii="Calibri" w:eastAsia="Calibri" w:hAnsi="Calibri" w:cs="Calibri"/>
                <w:sz w:val="24"/>
                <w:szCs w:val="24"/>
              </w:rPr>
              <w:t>Show how it can hurt (blind faith)</w:t>
            </w:r>
          </w:p>
          <w:p w14:paraId="1A10636D" w14:textId="5ED44732" w:rsidR="6FE3F318" w:rsidRDefault="4282B013" w:rsidP="4282B013">
            <w:pPr>
              <w:pStyle w:val="ListParagraph"/>
              <w:numPr>
                <w:ilvl w:val="0"/>
                <w:numId w:val="2"/>
              </w:numPr>
              <w:rPr>
                <w:rFonts w:ascii="Calibri" w:eastAsia="Calibri" w:hAnsi="Calibri" w:cs="Calibri"/>
              </w:rPr>
            </w:pPr>
            <w:r w:rsidRPr="4282B013">
              <w:rPr>
                <w:rFonts w:ascii="Calibri" w:eastAsia="Calibri" w:hAnsi="Calibri" w:cs="Calibri"/>
                <w:sz w:val="24"/>
                <w:szCs w:val="24"/>
              </w:rPr>
              <w:t xml:space="preserve">Install </w:t>
            </w:r>
            <w:proofErr w:type="spellStart"/>
            <w:r w:rsidRPr="4282B013">
              <w:rPr>
                <w:rFonts w:ascii="Calibri" w:eastAsia="Calibri" w:hAnsi="Calibri" w:cs="Calibri"/>
                <w:sz w:val="24"/>
                <w:szCs w:val="24"/>
              </w:rPr>
              <w:t>MatLab</w:t>
            </w:r>
            <w:proofErr w:type="spellEnd"/>
          </w:p>
          <w:p w14:paraId="3DDAE879" w14:textId="2FDB6866" w:rsidR="6FE3F318" w:rsidRDefault="4282B013" w:rsidP="4282B013">
            <w:pPr>
              <w:pStyle w:val="ListParagraph"/>
              <w:numPr>
                <w:ilvl w:val="0"/>
                <w:numId w:val="2"/>
              </w:numPr>
              <w:rPr>
                <w:rFonts w:ascii="Calibri" w:eastAsia="Calibri" w:hAnsi="Calibri" w:cs="Calibri"/>
              </w:rPr>
            </w:pPr>
            <w:r w:rsidRPr="4282B013">
              <w:rPr>
                <w:rFonts w:ascii="Calibri" w:eastAsia="Calibri" w:hAnsi="Calibri" w:cs="Calibri"/>
                <w:sz w:val="24"/>
                <w:szCs w:val="24"/>
              </w:rPr>
              <w:t>Install Visual Studios</w:t>
            </w:r>
          </w:p>
          <w:p w14:paraId="477665C1" w14:textId="29F8464C" w:rsidR="6FE3F318" w:rsidRDefault="4282B013" w:rsidP="4282B013">
            <w:pPr>
              <w:pStyle w:val="ListParagraph"/>
              <w:numPr>
                <w:ilvl w:val="0"/>
                <w:numId w:val="2"/>
              </w:numPr>
              <w:rPr>
                <w:rFonts w:ascii="Calibri" w:eastAsia="Calibri" w:hAnsi="Calibri" w:cs="Calibri"/>
              </w:rPr>
            </w:pPr>
            <w:r w:rsidRPr="4282B013">
              <w:rPr>
                <w:rFonts w:ascii="Calibri" w:eastAsia="Calibri" w:hAnsi="Calibri" w:cs="Calibri"/>
                <w:sz w:val="24"/>
                <w:szCs w:val="24"/>
              </w:rPr>
              <w:t>IF TIME ALLOWS (?):</w:t>
            </w:r>
          </w:p>
          <w:p w14:paraId="034883FE" w14:textId="4434105A" w:rsidR="6FE3F318" w:rsidRDefault="4282B013" w:rsidP="4282B013">
            <w:pPr>
              <w:pStyle w:val="ListParagraph"/>
              <w:numPr>
                <w:ilvl w:val="1"/>
                <w:numId w:val="2"/>
              </w:numPr>
              <w:rPr>
                <w:rFonts w:ascii="Calibri" w:eastAsia="Calibri" w:hAnsi="Calibri" w:cs="Calibri"/>
              </w:rPr>
            </w:pPr>
            <w:proofErr w:type="spellStart"/>
            <w:r w:rsidRPr="4282B013">
              <w:rPr>
                <w:rFonts w:ascii="Calibri" w:eastAsia="Calibri" w:hAnsi="Calibri" w:cs="Calibri"/>
                <w:sz w:val="24"/>
                <w:szCs w:val="24"/>
              </w:rPr>
              <w:t>Github</w:t>
            </w:r>
            <w:proofErr w:type="spellEnd"/>
            <w:r w:rsidRPr="4282B013">
              <w:rPr>
                <w:rFonts w:ascii="Calibri" w:eastAsia="Calibri" w:hAnsi="Calibri" w:cs="Calibri"/>
                <w:sz w:val="24"/>
                <w:szCs w:val="24"/>
              </w:rPr>
              <w:t xml:space="preserve"> basics</w:t>
            </w:r>
          </w:p>
        </w:tc>
      </w:tr>
      <w:tr w:rsidR="6FE3F318" w14:paraId="15F1525D" w14:textId="77777777" w:rsidTr="4282B013">
        <w:trPr>
          <w:trHeight w:val="1620"/>
        </w:trPr>
        <w:tc>
          <w:tcPr>
            <w:tcW w:w="13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A908998" w14:textId="6AB9665E" w:rsidR="6FE3F318" w:rsidRDefault="6FE3F318" w:rsidP="6FE3F318">
            <w:r w:rsidRPr="6FE3F318">
              <w:rPr>
                <w:rFonts w:ascii="Calibri" w:eastAsia="Calibri" w:hAnsi="Calibri" w:cs="Calibri"/>
                <w:sz w:val="24"/>
                <w:szCs w:val="24"/>
              </w:rPr>
              <w:lastRenderedPageBreak/>
              <w:t>Rafe McBeth</w:t>
            </w:r>
          </w:p>
        </w:tc>
        <w:tc>
          <w:tcPr>
            <w:tcW w:w="8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FDC9370" w14:textId="17268409" w:rsidR="6FE3F318" w:rsidRDefault="6FE3F318" w:rsidP="6FE3F318">
            <w:r w:rsidRPr="6FE3F318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14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1E67343" w14:textId="779E7BF1" w:rsidR="6FE3F318" w:rsidRDefault="6FE3F318" w:rsidP="6FE3F318">
            <w:r w:rsidRPr="6FE3F318">
              <w:rPr>
                <w:rFonts w:ascii="Calibri" w:eastAsia="Calibri" w:hAnsi="Calibri" w:cs="Calibri"/>
                <w:sz w:val="24"/>
                <w:szCs w:val="24"/>
              </w:rPr>
              <w:t xml:space="preserve">Introduction to Python </w:t>
            </w:r>
          </w:p>
        </w:tc>
        <w:tc>
          <w:tcPr>
            <w:tcW w:w="3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9B25B67" w14:textId="1AB23803" w:rsidR="6FE3F318" w:rsidRDefault="6FE3F318" w:rsidP="6FE3F318">
            <w:pPr>
              <w:pStyle w:val="ListParagraph"/>
              <w:numPr>
                <w:ilvl w:val="0"/>
                <w:numId w:val="1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6FE3F318">
              <w:rPr>
                <w:rFonts w:ascii="Calibri" w:eastAsia="Calibri" w:hAnsi="Calibri" w:cs="Calibri"/>
                <w:sz w:val="24"/>
                <w:szCs w:val="24"/>
              </w:rPr>
              <w:t>Resources to learn Python</w:t>
            </w:r>
          </w:p>
          <w:p w14:paraId="1AFF0CFF" w14:textId="44EE4DF6" w:rsidR="6FE3F318" w:rsidRDefault="6FE3F318" w:rsidP="6FE3F318">
            <w:pPr>
              <w:ind w:left="720"/>
            </w:pPr>
            <w:r w:rsidRPr="6FE3F318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  <w:p w14:paraId="6563ECD3" w14:textId="2B01C449" w:rsidR="6FE3F318" w:rsidRDefault="6FE3F318" w:rsidP="6FE3F318">
            <w:pPr>
              <w:pStyle w:val="ListParagraph"/>
              <w:numPr>
                <w:ilvl w:val="0"/>
                <w:numId w:val="1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6FE3F318">
              <w:rPr>
                <w:rFonts w:ascii="Calibri" w:eastAsia="Calibri" w:hAnsi="Calibri" w:cs="Calibri"/>
                <w:sz w:val="24"/>
                <w:szCs w:val="24"/>
              </w:rPr>
              <w:t>Python Specific Syntax</w:t>
            </w:r>
          </w:p>
        </w:tc>
        <w:tc>
          <w:tcPr>
            <w:tcW w:w="34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A2B1B28" w14:textId="62E282B8" w:rsidR="6FE3F318" w:rsidRDefault="6FE3F318" w:rsidP="6FE3F318">
            <w:r w:rsidRPr="6FE3F318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</w:tc>
      </w:tr>
      <w:tr w:rsidR="6FE3F318" w14:paraId="161DE8A3" w14:textId="77777777" w:rsidTr="4282B013">
        <w:trPr>
          <w:trHeight w:val="1545"/>
        </w:trPr>
        <w:tc>
          <w:tcPr>
            <w:tcW w:w="13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4D1035A" w14:textId="65EE6539" w:rsidR="6FE3F318" w:rsidRDefault="6FE3F318" w:rsidP="6FE3F318">
            <w:r w:rsidRPr="6FE3F318">
              <w:rPr>
                <w:rFonts w:ascii="Calibri" w:eastAsia="Calibri" w:hAnsi="Calibri" w:cs="Calibri"/>
                <w:sz w:val="24"/>
                <w:szCs w:val="24"/>
              </w:rPr>
              <w:t>Tim Zhu</w:t>
            </w:r>
          </w:p>
          <w:p w14:paraId="0C5853E6" w14:textId="44EFB150" w:rsidR="6FE3F318" w:rsidRDefault="6FE3F318" w:rsidP="6FE3F318">
            <w:r w:rsidRPr="6FE3F318">
              <w:rPr>
                <w:rFonts w:ascii="Calibri" w:eastAsia="Calibri" w:hAnsi="Calibri" w:cs="Calibri"/>
                <w:sz w:val="24"/>
                <w:szCs w:val="24"/>
              </w:rPr>
              <w:t>Wenbo Gu</w:t>
            </w:r>
          </w:p>
        </w:tc>
        <w:tc>
          <w:tcPr>
            <w:tcW w:w="8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A48F97C" w14:textId="621F9E95" w:rsidR="6FE3F318" w:rsidRDefault="6FE3F318" w:rsidP="6FE3F318">
            <w:r w:rsidRPr="6FE3F318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14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358571A" w14:textId="21225E93" w:rsidR="6FE3F318" w:rsidRDefault="6FE3F318" w:rsidP="6FE3F318">
            <w:r w:rsidRPr="6FE3F318">
              <w:rPr>
                <w:rFonts w:ascii="Calibri" w:eastAsia="Calibri" w:hAnsi="Calibri" w:cs="Calibri"/>
                <w:sz w:val="24"/>
                <w:szCs w:val="24"/>
              </w:rPr>
              <w:t xml:space="preserve">Introduction to </w:t>
            </w:r>
            <w:proofErr w:type="spellStart"/>
            <w:r w:rsidRPr="6FE3F318">
              <w:rPr>
                <w:rFonts w:ascii="Calibri" w:eastAsia="Calibri" w:hAnsi="Calibri" w:cs="Calibri"/>
                <w:sz w:val="24"/>
                <w:szCs w:val="24"/>
              </w:rPr>
              <w:t>Matlab</w:t>
            </w:r>
            <w:proofErr w:type="spellEnd"/>
          </w:p>
        </w:tc>
        <w:tc>
          <w:tcPr>
            <w:tcW w:w="3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5C62D20" w14:textId="4D721BCB" w:rsidR="6FE3F318" w:rsidRDefault="6FE3F318" w:rsidP="6FE3F318">
            <w:pPr>
              <w:pStyle w:val="ListParagraph"/>
              <w:numPr>
                <w:ilvl w:val="0"/>
                <w:numId w:val="1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6FE3F318">
              <w:rPr>
                <w:rFonts w:ascii="Calibri" w:eastAsia="Calibri" w:hAnsi="Calibri" w:cs="Calibri"/>
                <w:sz w:val="24"/>
                <w:szCs w:val="24"/>
              </w:rPr>
              <w:t xml:space="preserve">Resources to learn </w:t>
            </w:r>
            <w:proofErr w:type="spellStart"/>
            <w:r w:rsidRPr="6FE3F318">
              <w:rPr>
                <w:rFonts w:ascii="Calibri" w:eastAsia="Calibri" w:hAnsi="Calibri" w:cs="Calibri"/>
                <w:sz w:val="24"/>
                <w:szCs w:val="24"/>
              </w:rPr>
              <w:t>Matlab</w:t>
            </w:r>
            <w:proofErr w:type="spellEnd"/>
          </w:p>
          <w:p w14:paraId="6170DF89" w14:textId="506CC4FC" w:rsidR="6FE3F318" w:rsidRDefault="4EBD67C1" w:rsidP="6FE3F318">
            <w:pPr>
              <w:ind w:left="720"/>
            </w:pPr>
            <w:r w:rsidRPr="4EBD67C1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  <w:p w14:paraId="6243F3A9" w14:textId="68AD62A0" w:rsidR="4EBD67C1" w:rsidRDefault="0E405976" w:rsidP="4EBD67C1">
            <w:pPr>
              <w:pStyle w:val="ListParagraph"/>
              <w:numPr>
                <w:ilvl w:val="0"/>
                <w:numId w:val="1"/>
              </w:numPr>
              <w:rPr>
                <w:ins w:id="1" w:author="Wenbo Gu" w:date="2025-04-30T13:25:00Z" w16du:dateUtc="2025-04-30T13:25:43Z"/>
                <w:rFonts w:ascii="Calibri" w:eastAsia="Calibri" w:hAnsi="Calibri" w:cs="Calibri"/>
                <w:sz w:val="24"/>
                <w:szCs w:val="24"/>
              </w:rPr>
            </w:pPr>
            <w:ins w:id="2" w:author="Wenbo Gu" w:date="2025-04-30T13:28:00Z">
              <w:r w:rsidRPr="0E405976">
                <w:rPr>
                  <w:rFonts w:ascii="Calibri" w:eastAsia="Calibri" w:hAnsi="Calibri" w:cs="Calibri"/>
                  <w:sz w:val="24"/>
                  <w:szCs w:val="24"/>
                </w:rPr>
                <w:t xml:space="preserve">Introduction to </w:t>
              </w:r>
            </w:ins>
            <w:proofErr w:type="spellStart"/>
            <w:ins w:id="3" w:author="Wenbo Gu" w:date="2025-04-30T13:25:00Z">
              <w:r w:rsidRPr="0E405976">
                <w:rPr>
                  <w:rFonts w:ascii="Calibri" w:eastAsia="Calibri" w:hAnsi="Calibri" w:cs="Calibri"/>
                  <w:sz w:val="24"/>
                  <w:szCs w:val="24"/>
                </w:rPr>
                <w:t>Matlab</w:t>
              </w:r>
              <w:proofErr w:type="spellEnd"/>
              <w:r w:rsidRPr="0E405976">
                <w:rPr>
                  <w:rFonts w:ascii="Calibri" w:eastAsia="Calibri" w:hAnsi="Calibri" w:cs="Calibri"/>
                  <w:sz w:val="24"/>
                  <w:szCs w:val="24"/>
                </w:rPr>
                <w:t xml:space="preserve"> interface</w:t>
              </w:r>
            </w:ins>
          </w:p>
          <w:p w14:paraId="1B370ABB" w14:textId="6B6B9CFA" w:rsidR="6FE3F318" w:rsidRDefault="6FE3F318" w:rsidP="6FE3F318">
            <w:pPr>
              <w:pStyle w:val="ListParagraph"/>
              <w:numPr>
                <w:ilvl w:val="0"/>
                <w:numId w:val="1"/>
              </w:numPr>
              <w:rPr>
                <w:del w:id="4" w:author="Wenbo Gu" w:date="2025-04-30T13:28:00Z" w16du:dateUtc="2025-04-30T13:28:49Z"/>
                <w:rFonts w:ascii="Calibri" w:eastAsia="Calibri" w:hAnsi="Calibri" w:cs="Calibri"/>
                <w:sz w:val="24"/>
                <w:szCs w:val="24"/>
              </w:rPr>
            </w:pPr>
            <w:del w:id="5" w:author="Wenbo Gu" w:date="2025-04-30T13:28:00Z">
              <w:r w:rsidRPr="0E405976" w:rsidDel="0E405976">
                <w:rPr>
                  <w:rFonts w:ascii="Calibri" w:eastAsia="Calibri" w:hAnsi="Calibri" w:cs="Calibri"/>
                  <w:sz w:val="24"/>
                  <w:szCs w:val="24"/>
                </w:rPr>
                <w:delText>Installing necessary packages for MedicalPhysics</w:delText>
              </w:r>
            </w:del>
          </w:p>
          <w:p w14:paraId="58150986" w14:textId="57C40AE7" w:rsidR="6FE3F318" w:rsidRDefault="6FE3F318" w:rsidP="6FE3F318">
            <w:pPr>
              <w:ind w:left="720"/>
            </w:pPr>
            <w:r w:rsidRPr="6FE3F318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  <w:p w14:paraId="3846E921" w14:textId="4B16DBD7" w:rsidR="6FE3F318" w:rsidRDefault="6FE3F318" w:rsidP="6FE3F318">
            <w:pPr>
              <w:pStyle w:val="ListParagraph"/>
              <w:numPr>
                <w:ilvl w:val="0"/>
                <w:numId w:val="1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6FE3F318">
              <w:rPr>
                <w:rFonts w:ascii="Calibri" w:eastAsia="Calibri" w:hAnsi="Calibri" w:cs="Calibri"/>
                <w:sz w:val="24"/>
                <w:szCs w:val="24"/>
              </w:rPr>
              <w:t xml:space="preserve">Introduction to </w:t>
            </w:r>
            <w:proofErr w:type="spellStart"/>
            <w:r w:rsidRPr="6FE3F318">
              <w:rPr>
                <w:rFonts w:ascii="Calibri" w:eastAsia="Calibri" w:hAnsi="Calibri" w:cs="Calibri"/>
                <w:sz w:val="24"/>
                <w:szCs w:val="24"/>
              </w:rPr>
              <w:t>Matlab</w:t>
            </w:r>
            <w:proofErr w:type="spellEnd"/>
            <w:r w:rsidRPr="6FE3F318">
              <w:rPr>
                <w:rFonts w:ascii="Calibri" w:eastAsia="Calibri" w:hAnsi="Calibri" w:cs="Calibri"/>
                <w:sz w:val="24"/>
                <w:szCs w:val="24"/>
              </w:rPr>
              <w:t xml:space="preserve"> Syntax</w:t>
            </w:r>
          </w:p>
          <w:p w14:paraId="0D05CCDB" w14:textId="133C649E" w:rsidR="6FE3F318" w:rsidRDefault="6FE3F318" w:rsidP="6FE3F318">
            <w:pPr>
              <w:ind w:left="720"/>
            </w:pPr>
            <w:r w:rsidRPr="6FE3F318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  <w:p w14:paraId="4CC07949" w14:textId="0F4BC6AF" w:rsidR="6FE3F318" w:rsidRDefault="6FE3F318" w:rsidP="0E405976">
            <w:pPr>
              <w:pStyle w:val="ListParagraph"/>
              <w:numPr>
                <w:ilvl w:val="0"/>
                <w:numId w:val="1"/>
              </w:numPr>
              <w:rPr>
                <w:ins w:id="6" w:author="Wenbo Gu" w:date="2025-04-30T13:30:00Z" w16du:dateUtc="2025-04-30T13:30:47Z"/>
                <w:rFonts w:ascii="Calibri" w:eastAsia="Calibri" w:hAnsi="Calibri" w:cs="Calibri"/>
              </w:rPr>
            </w:pPr>
            <w:del w:id="7" w:author="Wenbo Gu" w:date="2025-04-30T13:29:00Z">
              <w:r w:rsidRPr="7F1CA97C" w:rsidDel="7F1CA97C">
                <w:rPr>
                  <w:rFonts w:ascii="Calibri" w:eastAsia="Calibri" w:hAnsi="Calibri" w:cs="Calibri"/>
                  <w:sz w:val="24"/>
                  <w:szCs w:val="24"/>
                </w:rPr>
                <w:delText xml:space="preserve"> </w:delText>
              </w:r>
            </w:del>
            <w:ins w:id="8" w:author="Wenbo Gu" w:date="2025-04-30T13:29:00Z">
              <w:r w:rsidR="7F1CA97C" w:rsidRPr="7F1CA97C">
                <w:rPr>
                  <w:rFonts w:ascii="Calibri" w:eastAsia="Calibri" w:hAnsi="Calibri" w:cs="Calibri"/>
                  <w:sz w:val="24"/>
                  <w:szCs w:val="24"/>
                </w:rPr>
                <w:t>Useful</w:t>
              </w:r>
            </w:ins>
            <w:ins w:id="9" w:author="Wenbo Gu" w:date="2025-04-30T13:32:00Z">
              <w:r w:rsidR="7F1CA97C" w:rsidRPr="7F1CA97C">
                <w:rPr>
                  <w:rFonts w:ascii="Calibri" w:eastAsia="Calibri" w:hAnsi="Calibri" w:cs="Calibri"/>
                  <w:sz w:val="24"/>
                  <w:szCs w:val="24"/>
                </w:rPr>
                <w:t xml:space="preserve"> </w:t>
              </w:r>
            </w:ins>
            <w:ins w:id="10" w:author="Wenbo Gu" w:date="2025-04-30T13:31:00Z">
              <w:r w:rsidR="7F1CA97C" w:rsidRPr="7F1CA97C">
                <w:rPr>
                  <w:rFonts w:ascii="Calibri" w:eastAsia="Calibri" w:hAnsi="Calibri" w:cs="Calibri"/>
                  <w:sz w:val="24"/>
                  <w:szCs w:val="24"/>
                </w:rPr>
                <w:t>toolboxes</w:t>
              </w:r>
            </w:ins>
            <w:ins w:id="11" w:author="Wenbo Gu" w:date="2025-04-30T13:29:00Z">
              <w:r w:rsidR="7F1CA97C" w:rsidRPr="7F1CA97C">
                <w:rPr>
                  <w:rFonts w:ascii="Calibri" w:eastAsia="Calibri" w:hAnsi="Calibri" w:cs="Calibri"/>
                  <w:sz w:val="24"/>
                  <w:szCs w:val="24"/>
                </w:rPr>
                <w:t xml:space="preserve"> and functions</w:t>
              </w:r>
            </w:ins>
            <w:ins w:id="12" w:author="Wenbo Gu" w:date="2025-04-30T13:28:00Z">
              <w:r w:rsidR="7F1CA97C" w:rsidRPr="7F1CA97C">
                <w:rPr>
                  <w:rFonts w:ascii="Calibri" w:eastAsia="Calibri" w:hAnsi="Calibri" w:cs="Calibri"/>
                  <w:sz w:val="24"/>
                  <w:szCs w:val="24"/>
                </w:rPr>
                <w:t xml:space="preserve"> for </w:t>
              </w:r>
              <w:proofErr w:type="spellStart"/>
              <w:r w:rsidR="7F1CA97C" w:rsidRPr="7F1CA97C">
                <w:rPr>
                  <w:rFonts w:ascii="Calibri" w:eastAsia="Calibri" w:hAnsi="Calibri" w:cs="Calibri"/>
                  <w:sz w:val="24"/>
                  <w:szCs w:val="24"/>
                </w:rPr>
                <w:t>MedicalPhysics</w:t>
              </w:r>
            </w:ins>
            <w:proofErr w:type="spellEnd"/>
          </w:p>
          <w:p w14:paraId="5A15F1CA" w14:textId="4EE17D72" w:rsidR="7F1CA97C" w:rsidRDefault="7F1CA97C" w:rsidP="7F1CA97C">
            <w:pPr>
              <w:pStyle w:val="ListParagraph"/>
              <w:numPr>
                <w:ilvl w:val="0"/>
                <w:numId w:val="1"/>
              </w:numPr>
              <w:rPr>
                <w:ins w:id="13" w:author="Wenbo Gu" w:date="2025-04-30T13:28:00Z" w16du:dateUtc="2025-04-30T13:28:49Z"/>
                <w:rFonts w:ascii="Calibri" w:eastAsia="Calibri" w:hAnsi="Calibri" w:cs="Calibri"/>
                <w:sz w:val="24"/>
                <w:szCs w:val="24"/>
              </w:rPr>
            </w:pPr>
            <w:ins w:id="14" w:author="Wenbo Gu" w:date="2025-04-30T13:30:00Z">
              <w:r w:rsidRPr="7F1CA97C">
                <w:rPr>
                  <w:rFonts w:ascii="Calibri" w:eastAsia="Calibri" w:hAnsi="Calibri" w:cs="Calibri"/>
                  <w:sz w:val="24"/>
                  <w:szCs w:val="24"/>
                </w:rPr>
                <w:t xml:space="preserve">How to run and debug in </w:t>
              </w:r>
              <w:proofErr w:type="spellStart"/>
              <w:r w:rsidRPr="7F1CA97C">
                <w:rPr>
                  <w:rFonts w:ascii="Calibri" w:eastAsia="Calibri" w:hAnsi="Calibri" w:cs="Calibri"/>
                  <w:sz w:val="24"/>
                  <w:szCs w:val="24"/>
                </w:rPr>
                <w:t>Matlab</w:t>
              </w:r>
            </w:ins>
            <w:proofErr w:type="spellEnd"/>
          </w:p>
          <w:p w14:paraId="5BDBFA8F" w14:textId="52A6978F" w:rsidR="6FE3F318" w:rsidRDefault="6FE3F318" w:rsidP="0E405976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23551F85" w14:textId="0E43A52A" w:rsidR="6FE3F318" w:rsidRDefault="6FE3F318" w:rsidP="6FE3F318">
            <w:r w:rsidRPr="6FE3F318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  <w:p w14:paraId="67F4E321" w14:textId="4200C0A1" w:rsidR="6FE3F318" w:rsidRDefault="6FE3F318" w:rsidP="6FE3F318">
            <w:r w:rsidRPr="6FE3F318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34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E0CAFC" w14:textId="0442659F" w:rsidR="6FE3F318" w:rsidRDefault="7F1CA97C" w:rsidP="7F1CA97C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7F1CA97C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ins w:id="15" w:author="Wenbo Gu" w:date="2025-04-30T13:31:00Z">
              <w:r w:rsidRPr="7F1CA97C">
                <w:rPr>
                  <w:rFonts w:ascii="Calibri" w:eastAsia="Calibri" w:hAnsi="Calibri" w:cs="Calibri"/>
                  <w:sz w:val="24"/>
                  <w:szCs w:val="24"/>
                </w:rPr>
                <w:t xml:space="preserve">Learning points: </w:t>
              </w:r>
              <w:proofErr w:type="spellStart"/>
              <w:r w:rsidRPr="7F1CA97C">
                <w:rPr>
                  <w:rFonts w:ascii="Calibri" w:eastAsia="Calibri" w:hAnsi="Calibri" w:cs="Calibri"/>
                  <w:sz w:val="24"/>
                  <w:szCs w:val="24"/>
                </w:rPr>
                <w:t>Matlab</w:t>
              </w:r>
              <w:proofErr w:type="spellEnd"/>
              <w:r w:rsidRPr="7F1CA97C">
                <w:rPr>
                  <w:rFonts w:ascii="Calibri" w:eastAsia="Calibri" w:hAnsi="Calibri" w:cs="Calibri"/>
                  <w:sz w:val="24"/>
                  <w:szCs w:val="24"/>
                </w:rPr>
                <w:t xml:space="preserve"> interface, </w:t>
              </w:r>
            </w:ins>
            <w:ins w:id="16" w:author="Wenbo Gu" w:date="2025-04-30T13:32:00Z">
              <w:r w:rsidRPr="7F1CA97C">
                <w:rPr>
                  <w:rFonts w:ascii="Calibri" w:eastAsia="Calibri" w:hAnsi="Calibri" w:cs="Calibri"/>
                  <w:sz w:val="24"/>
                  <w:szCs w:val="24"/>
                </w:rPr>
                <w:t xml:space="preserve">documentation, data </w:t>
              </w:r>
              <w:proofErr w:type="gramStart"/>
              <w:r w:rsidRPr="7F1CA97C">
                <w:rPr>
                  <w:rFonts w:ascii="Calibri" w:eastAsia="Calibri" w:hAnsi="Calibri" w:cs="Calibri"/>
                  <w:sz w:val="24"/>
                  <w:szCs w:val="24"/>
                </w:rPr>
                <w:t>structure,</w:t>
              </w:r>
            </w:ins>
            <w:ins w:id="17" w:author="Wenbo Gu" w:date="2025-04-30T13:33:00Z">
              <w:r w:rsidRPr="7F1CA97C">
                <w:rPr>
                  <w:rFonts w:ascii="Calibri" w:eastAsia="Calibri" w:hAnsi="Calibri" w:cs="Calibri"/>
                  <w:sz w:val="24"/>
                  <w:szCs w:val="24"/>
                </w:rPr>
                <w:t xml:space="preserve"> </w:t>
              </w:r>
            </w:ins>
            <w:ins w:id="18" w:author="Wenbo Gu" w:date="2025-04-30T13:32:00Z">
              <w:r w:rsidRPr="7F1CA97C">
                <w:rPr>
                  <w:rFonts w:ascii="Calibri" w:eastAsia="Calibri" w:hAnsi="Calibri" w:cs="Calibri"/>
                  <w:sz w:val="24"/>
                  <w:szCs w:val="24"/>
                </w:rPr>
                <w:t xml:space="preserve"> syn</w:t>
              </w:r>
            </w:ins>
            <w:ins w:id="19" w:author="Wenbo Gu" w:date="2025-04-30T13:33:00Z">
              <w:r w:rsidRPr="7F1CA97C">
                <w:rPr>
                  <w:rFonts w:ascii="Calibri" w:eastAsia="Calibri" w:hAnsi="Calibri" w:cs="Calibri"/>
                  <w:sz w:val="24"/>
                  <w:szCs w:val="24"/>
                </w:rPr>
                <w:t>tax</w:t>
              </w:r>
              <w:proofErr w:type="gramEnd"/>
              <w:r w:rsidRPr="7F1CA97C">
                <w:rPr>
                  <w:rFonts w:ascii="Calibri" w:eastAsia="Calibri" w:hAnsi="Calibri" w:cs="Calibri"/>
                  <w:sz w:val="24"/>
                  <w:szCs w:val="24"/>
                </w:rPr>
                <w:t xml:space="preserve"> and operations </w:t>
              </w:r>
              <w:proofErr w:type="gramStart"/>
              <w:r w:rsidRPr="7F1CA97C">
                <w:rPr>
                  <w:rFonts w:ascii="Calibri" w:eastAsia="Calibri" w:hAnsi="Calibri" w:cs="Calibri"/>
                  <w:sz w:val="24"/>
                  <w:szCs w:val="24"/>
                </w:rPr>
                <w:t>( vector</w:t>
              </w:r>
              <w:proofErr w:type="gramEnd"/>
              <w:r w:rsidRPr="7F1CA97C">
                <w:rPr>
                  <w:rFonts w:ascii="Calibri" w:eastAsia="Calibri" w:hAnsi="Calibri" w:cs="Calibri"/>
                  <w:sz w:val="24"/>
                  <w:szCs w:val="24"/>
                </w:rPr>
                <w:t xml:space="preserve"> and matrix, </w:t>
              </w:r>
            </w:ins>
            <w:ins w:id="20" w:author="Wenbo Gu" w:date="2025-04-30T13:34:00Z">
              <w:r w:rsidRPr="7F1CA97C">
                <w:rPr>
                  <w:rFonts w:ascii="Calibri" w:eastAsia="Calibri" w:hAnsi="Calibri" w:cs="Calibri"/>
                  <w:sz w:val="24"/>
                  <w:szCs w:val="24"/>
                </w:rPr>
                <w:t>for/if/while), import/export,</w:t>
              </w:r>
            </w:ins>
            <w:ins w:id="21" w:author="Wenbo Gu" w:date="2025-04-30T13:35:00Z">
              <w:r w:rsidRPr="7F1CA97C">
                <w:rPr>
                  <w:rFonts w:ascii="Calibri" w:eastAsia="Calibri" w:hAnsi="Calibri" w:cs="Calibri"/>
                  <w:sz w:val="24"/>
                  <w:szCs w:val="24"/>
                </w:rPr>
                <w:t xml:space="preserve"> data visualization,</w:t>
              </w:r>
            </w:ins>
            <w:ins w:id="22" w:author="Wenbo Gu" w:date="2025-04-30T13:34:00Z">
              <w:r w:rsidRPr="7F1CA97C">
                <w:rPr>
                  <w:rFonts w:ascii="Calibri" w:eastAsia="Calibri" w:hAnsi="Calibri" w:cs="Calibri"/>
                  <w:sz w:val="24"/>
                  <w:szCs w:val="24"/>
                </w:rPr>
                <w:t xml:space="preserve"> useful functions</w:t>
              </w:r>
            </w:ins>
          </w:p>
        </w:tc>
      </w:tr>
      <w:tr w:rsidR="6FE3F318" w14:paraId="1BD34131" w14:textId="77777777" w:rsidTr="4282B013">
        <w:trPr>
          <w:trHeight w:val="1545"/>
        </w:trPr>
        <w:tc>
          <w:tcPr>
            <w:tcW w:w="13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166D851" w14:textId="095F3F36" w:rsidR="6FE3F318" w:rsidRDefault="6FE3F318" w:rsidP="6FE3F318">
            <w:r w:rsidRPr="6FE3F318">
              <w:rPr>
                <w:rFonts w:ascii="Calibri" w:eastAsia="Calibri" w:hAnsi="Calibri" w:cs="Calibri"/>
                <w:sz w:val="24"/>
                <w:szCs w:val="24"/>
              </w:rPr>
              <w:t>Steve Philbrook</w:t>
            </w:r>
          </w:p>
          <w:p w14:paraId="2BE11609" w14:textId="560EC064" w:rsidR="6FE3F318" w:rsidRDefault="6FE3F318" w:rsidP="7CD10050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A29C3E" w14:textId="2C485EC7" w:rsidR="6FE3F318" w:rsidRDefault="6FE3F318" w:rsidP="6FE3F318">
            <w:r w:rsidRPr="6FE3F318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14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C9AC580" w14:textId="12C23528" w:rsidR="6FE3F318" w:rsidRDefault="6FE3F318" w:rsidP="6FE3F318">
            <w:r w:rsidRPr="6FE3F318">
              <w:rPr>
                <w:rFonts w:ascii="Calibri" w:eastAsia="Calibri" w:hAnsi="Calibri" w:cs="Calibri"/>
                <w:sz w:val="24"/>
                <w:szCs w:val="24"/>
              </w:rPr>
              <w:t>Introduction to ESAPI</w:t>
            </w:r>
          </w:p>
        </w:tc>
        <w:tc>
          <w:tcPr>
            <w:tcW w:w="3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9CBF394" w14:textId="28CF333F" w:rsidR="6FE3F318" w:rsidRDefault="6FE3F318" w:rsidP="6FE3F318">
            <w:pPr>
              <w:pStyle w:val="ListParagraph"/>
              <w:numPr>
                <w:ilvl w:val="0"/>
                <w:numId w:val="1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6FE3F318">
              <w:rPr>
                <w:rFonts w:ascii="Calibri" w:eastAsia="Calibri" w:hAnsi="Calibri" w:cs="Calibri"/>
                <w:sz w:val="24"/>
                <w:szCs w:val="24"/>
              </w:rPr>
              <w:t>Resources to learn ESAPI</w:t>
            </w:r>
          </w:p>
          <w:p w14:paraId="20B4236D" w14:textId="5D7B44DD" w:rsidR="6FE3F318" w:rsidRDefault="6FE3F318" w:rsidP="6FE3F318">
            <w:pPr>
              <w:ind w:left="720"/>
            </w:pPr>
            <w:r w:rsidRPr="6FE3F318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  <w:p w14:paraId="2B6D71B7" w14:textId="1FB2DD23" w:rsidR="6FE3F318" w:rsidRDefault="6FE3F318" w:rsidP="6FE3F318">
            <w:pPr>
              <w:pStyle w:val="ListParagraph"/>
              <w:numPr>
                <w:ilvl w:val="0"/>
                <w:numId w:val="1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6FE3F318">
              <w:rPr>
                <w:rFonts w:ascii="Calibri" w:eastAsia="Calibri" w:hAnsi="Calibri" w:cs="Calibri"/>
                <w:sz w:val="24"/>
                <w:szCs w:val="24"/>
              </w:rPr>
              <w:t>ESAPI syntax</w:t>
            </w:r>
          </w:p>
          <w:p w14:paraId="10E42492" w14:textId="633D938E" w:rsidR="6FE3F318" w:rsidRDefault="6FE3F318" w:rsidP="6FE3F318">
            <w:r w:rsidRPr="6FE3F318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34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49C1377" w14:textId="3E539541" w:rsidR="6FE3F318" w:rsidRDefault="6FE3F318" w:rsidP="6FE3F318">
            <w:r w:rsidRPr="6FE3F318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</w:tc>
      </w:tr>
    </w:tbl>
    <w:p w14:paraId="7B896652" w14:textId="494E5623" w:rsidR="00F63C2B" w:rsidRDefault="00F63C2B" w:rsidP="6FE3F318">
      <w:pPr>
        <w:spacing w:line="276" w:lineRule="auto"/>
        <w:rPr>
          <w:rFonts w:ascii="Calibri" w:eastAsia="Calibri" w:hAnsi="Calibri" w:cs="Calibri"/>
          <w:sz w:val="24"/>
          <w:szCs w:val="24"/>
        </w:rPr>
      </w:pPr>
    </w:p>
    <w:p w14:paraId="2C078E63" w14:textId="0A924065" w:rsidR="00F63C2B" w:rsidRDefault="00F63C2B"/>
    <w:p w14:paraId="2C1A3795" w14:textId="51271C15" w:rsidR="6FE3F318" w:rsidRDefault="6FE3F318"/>
    <w:p w14:paraId="1AC2B777" w14:textId="3B356A07" w:rsidR="6FE3F318" w:rsidRDefault="6FE3F318" w:rsidP="6FE3F318">
      <w:pPr>
        <w:spacing w:after="0"/>
      </w:pPr>
      <w:r w:rsidRPr="6FE3F318">
        <w:rPr>
          <w:rFonts w:ascii="Calibri" w:eastAsia="Calibri" w:hAnsi="Calibri" w:cs="Calibri"/>
          <w:b/>
          <w:bCs/>
          <w:sz w:val="32"/>
          <w:szCs w:val="32"/>
        </w:rPr>
        <w:t>Additional Resources</w:t>
      </w:r>
    </w:p>
    <w:p w14:paraId="4F6D3A5A" w14:textId="4141B9F1" w:rsidR="6FE3F318" w:rsidRDefault="6FE3F318"/>
    <w:sectPr w:rsidR="6FE3F31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Wenbo Gu" w:date="1900-01-01T00:00:00Z" w:initials="WG">
    <w:p w14:paraId="1B67C136" w14:textId="30C8839C" w:rsidR="00B21B48" w:rsidRDefault="00B21B48">
      <w:r>
        <w:annotationRef/>
      </w:r>
      <w:r w:rsidRPr="3E88946B">
        <w:t>Maybe also including good coding practices like naming conventions, programming steps,...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B67C13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473B1EE" w16cex:dateUtc="2025-04-30T13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B67C136" w16cid:durableId="2473B1E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E5FA3"/>
    <w:multiLevelType w:val="hybridMultilevel"/>
    <w:tmpl w:val="F76EE4CC"/>
    <w:lvl w:ilvl="0" w:tplc="FB9881B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0A4AB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B03B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C422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6816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4440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0018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F225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2444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0E797A"/>
    <w:multiLevelType w:val="hybridMultilevel"/>
    <w:tmpl w:val="16B0CFA8"/>
    <w:lvl w:ilvl="0" w:tplc="D6786A1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D71271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B8DC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A0B3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BEDC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FAAB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7254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3608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F8A8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5070941">
    <w:abstractNumId w:val="1"/>
  </w:num>
  <w:num w:numId="2" w16cid:durableId="207380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1CDB9B3"/>
    <w:rsid w:val="001A0D61"/>
    <w:rsid w:val="00B21B48"/>
    <w:rsid w:val="00F63C2B"/>
    <w:rsid w:val="01CDB9B3"/>
    <w:rsid w:val="0C81BF0A"/>
    <w:rsid w:val="0E405976"/>
    <w:rsid w:val="2F0BA26B"/>
    <w:rsid w:val="4282B013"/>
    <w:rsid w:val="4EBD67C1"/>
    <w:rsid w:val="56632099"/>
    <w:rsid w:val="6FE3F318"/>
    <w:rsid w:val="7C86041E"/>
    <w:rsid w:val="7CD10050"/>
    <w:rsid w:val="7F1CA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DB9B3"/>
  <w15:chartTrackingRefBased/>
  <w15:docId w15:val="{059BC164-9579-48AB-937B-11C1C8A52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teven.Philbrook@Pennmedicine.upenn.edu" TargetMode="External"/><Relationship Id="rId13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openxmlformats.org/officeDocument/2006/relationships/hyperlink" Target="mailto:Wenbo.Gu@Pennmedicine.upenn.edu" TargetMode="External"/><Relationship Id="rId12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imothy.Zhu@Pennmedicine.upenn.edu" TargetMode="External"/><Relationship Id="rId11" Type="http://schemas.microsoft.com/office/2011/relationships/commentsExtended" Target="commentsExtended.xml"/><Relationship Id="rId5" Type="http://schemas.openxmlformats.org/officeDocument/2006/relationships/hyperlink" Target="mailto:Rafe.McBeth@Pennmedicine.upenn.edu" TargetMode="External"/><Relationship Id="rId15" Type="http://schemas.openxmlformats.org/officeDocument/2006/relationships/theme" Target="theme/theme1.xml"/><Relationship Id="rId10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hyperlink" Target="mailto:Kevin.Risolo@Pennmedicine.upenn.edu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458</Words>
  <Characters>2615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KASSAEE</dc:creator>
  <cp:keywords/>
  <dc:description/>
  <cp:lastModifiedBy>Mcbeth, Rafe A</cp:lastModifiedBy>
  <cp:revision>2</cp:revision>
  <cp:lastPrinted>2025-05-07T21:16:00Z</cp:lastPrinted>
  <dcterms:created xsi:type="dcterms:W3CDTF">2025-05-07T21:18:00Z</dcterms:created>
  <dcterms:modified xsi:type="dcterms:W3CDTF">2025-05-07T21:18:00Z</dcterms:modified>
</cp:coreProperties>
</file>